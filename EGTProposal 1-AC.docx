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FE99" w14:textId="09B14A11" w:rsidR="008508B7" w:rsidRDefault="4E2B0426" w:rsidP="741C1D46">
      <w:pPr>
        <w:pStyle w:val="Heading1"/>
        <w:spacing w:before="322" w:after="322"/>
      </w:pPr>
      <w:r w:rsidRPr="741C1D46">
        <w:rPr>
          <w:rFonts w:ascii="Aptos" w:eastAsia="Aptos" w:hAnsi="Aptos" w:cs="Aptos"/>
          <w:b/>
          <w:bCs/>
          <w:sz w:val="48"/>
          <w:szCs w:val="48"/>
        </w:rPr>
        <w:t>Specific Aims</w:t>
      </w:r>
    </w:p>
    <w:p w14:paraId="78CB225F" w14:textId="7C33CFAB" w:rsidR="008508B7" w:rsidRDefault="4E2B0426" w:rsidP="741C1D46">
      <w:pPr>
        <w:spacing w:before="240" w:after="240"/>
      </w:pPr>
      <w:r w:rsidRPr="741C1D46">
        <w:rPr>
          <w:rFonts w:ascii="Aptos" w:eastAsia="Aptos" w:hAnsi="Aptos" w:cs="Aptos"/>
          <w:b/>
          <w:bCs/>
        </w:rPr>
        <w:t>Project Title:</w:t>
      </w:r>
      <w:r w:rsidR="00000000">
        <w:br/>
      </w:r>
      <w:r w:rsidRPr="741C1D46">
        <w:rPr>
          <w:rFonts w:ascii="Aptos" w:eastAsia="Aptos" w:hAnsi="Aptos" w:cs="Aptos"/>
        </w:rPr>
        <w:t xml:space="preserve"> </w:t>
      </w:r>
      <w:r w:rsidRPr="741C1D46">
        <w:rPr>
          <w:rFonts w:ascii="Aptos" w:eastAsia="Aptos" w:hAnsi="Aptos" w:cs="Aptos"/>
          <w:i/>
          <w:iCs/>
        </w:rPr>
        <w:t>Targeting Epigenetic Drift in Cellular Aging: A Pilot Human Study of Ergothioneine (EGT)</w:t>
      </w:r>
    </w:p>
    <w:p w14:paraId="28A9CD17" w14:textId="080A73BA" w:rsidR="008508B7" w:rsidRDefault="008508B7"/>
    <w:p w14:paraId="5F6D03ED" w14:textId="07169A29" w:rsidR="008508B7" w:rsidRDefault="4E2B0426" w:rsidP="741C1D46">
      <w:pPr>
        <w:spacing w:before="240" w:after="240"/>
      </w:pPr>
      <w:r w:rsidRPr="741C1D46">
        <w:rPr>
          <w:rFonts w:ascii="Aptos" w:eastAsia="Aptos" w:hAnsi="Aptos" w:cs="Aptos"/>
          <w:b/>
          <w:bCs/>
        </w:rPr>
        <w:t>Aging is the single greatest risk factor for nearly all chronic diseases.</w:t>
      </w:r>
      <w:r w:rsidRPr="741C1D46">
        <w:rPr>
          <w:rFonts w:ascii="Aptos" w:eastAsia="Aptos" w:hAnsi="Aptos" w:cs="Aptos"/>
        </w:rPr>
        <w:t xml:space="preserve"> Among the hallmarks of aging, </w:t>
      </w:r>
      <w:r w:rsidRPr="741C1D46">
        <w:rPr>
          <w:rFonts w:ascii="Aptos" w:eastAsia="Aptos" w:hAnsi="Aptos" w:cs="Aptos"/>
          <w:i/>
          <w:iCs/>
        </w:rPr>
        <w:t>epigenetic drift</w:t>
      </w:r>
      <w:r w:rsidRPr="741C1D46">
        <w:rPr>
          <w:rFonts w:ascii="Aptos" w:eastAsia="Aptos" w:hAnsi="Aptos" w:cs="Aptos"/>
        </w:rPr>
        <w:t>—the gradual loss of fidelity in DNA methylation patterns—has emerged as both a marker and potential driver of cellular dysfunction and age-related disease. While DNA methylation clocks now enable quantitative tracking of biological age, few interventions have been shown to slow or reverse these changes in healthy humans.</w:t>
      </w:r>
    </w:p>
    <w:p w14:paraId="757A68F5" w14:textId="7E9565CD" w:rsidR="008508B7" w:rsidRDefault="4E2B0426" w:rsidP="741C1D46">
      <w:pPr>
        <w:spacing w:before="240" w:after="240"/>
      </w:pPr>
      <w:r w:rsidRPr="741C1D46">
        <w:rPr>
          <w:rFonts w:ascii="Aptos" w:eastAsia="Aptos" w:hAnsi="Aptos" w:cs="Aptos"/>
          <w:b/>
          <w:bCs/>
        </w:rPr>
        <w:t>Ergothioneine (EGT)</w:t>
      </w:r>
      <w:r w:rsidRPr="741C1D46">
        <w:rPr>
          <w:rFonts w:ascii="Aptos" w:eastAsia="Aptos" w:hAnsi="Aptos" w:cs="Aptos"/>
        </w:rPr>
        <w:t xml:space="preserve"> is a naturally occurring amino acid derivative with potent antioxidant and cytoprotective properties. It is acquired exclusively through diet and transported by the highly selective </w:t>
      </w:r>
      <w:r w:rsidRPr="741C1D46">
        <w:rPr>
          <w:rFonts w:ascii="Aptos" w:eastAsia="Aptos" w:hAnsi="Aptos" w:cs="Aptos"/>
          <w:b/>
          <w:bCs/>
        </w:rPr>
        <w:t>OCTN1 transporter (SLC22A4)</w:t>
      </w:r>
      <w:r w:rsidRPr="741C1D46">
        <w:rPr>
          <w:rFonts w:ascii="Aptos" w:eastAsia="Aptos" w:hAnsi="Aptos" w:cs="Aptos"/>
        </w:rPr>
        <w:t xml:space="preserve">, which is enriched in mitochondria and long-lived tissues. Emerging evidence suggests that EGT plays a protective role against age-related cellular damage, including oxidative stress, mitochondrial dysfunction, and telomere shortening. However, its role in regulating </w:t>
      </w:r>
      <w:r w:rsidRPr="741C1D46">
        <w:rPr>
          <w:rFonts w:ascii="Aptos" w:eastAsia="Aptos" w:hAnsi="Aptos" w:cs="Aptos"/>
          <w:b/>
          <w:bCs/>
        </w:rPr>
        <w:t>epigenetic aging in humans has never been explored.</w:t>
      </w:r>
    </w:p>
    <w:p w14:paraId="5E6F3F5E" w14:textId="6262987A" w:rsidR="008508B7" w:rsidRDefault="4E2B0426" w:rsidP="741C1D46">
      <w:pPr>
        <w:spacing w:before="240" w:after="240"/>
      </w:pPr>
      <w:r w:rsidRPr="741C1D46">
        <w:rPr>
          <w:rFonts w:ascii="Aptos" w:eastAsia="Aptos" w:hAnsi="Aptos" w:cs="Aptos"/>
        </w:rPr>
        <w:t xml:space="preserve">Given its excellent safety profile and status as a dietary supplement, </w:t>
      </w:r>
      <w:r w:rsidRPr="741C1D46">
        <w:rPr>
          <w:rFonts w:ascii="Aptos" w:eastAsia="Aptos" w:hAnsi="Aptos" w:cs="Aptos"/>
          <w:b/>
          <w:bCs/>
        </w:rPr>
        <w:t xml:space="preserve">EGT is uniquely positioned for rapid clinical </w:t>
      </w:r>
      <w:proofErr w:type="gramStart"/>
      <w:r w:rsidRPr="741C1D46">
        <w:rPr>
          <w:rFonts w:ascii="Aptos" w:eastAsia="Aptos" w:hAnsi="Aptos" w:cs="Aptos"/>
          <w:b/>
          <w:bCs/>
        </w:rPr>
        <w:t>translation</w:t>
      </w:r>
      <w:r w:rsidRPr="741C1D46">
        <w:rPr>
          <w:rFonts w:ascii="Aptos" w:eastAsia="Aptos" w:hAnsi="Aptos" w:cs="Aptos"/>
        </w:rPr>
        <w:t>—</w:t>
      </w:r>
      <w:proofErr w:type="gramEnd"/>
      <w:r w:rsidRPr="741C1D46">
        <w:rPr>
          <w:rFonts w:ascii="Aptos" w:eastAsia="Aptos" w:hAnsi="Aptos" w:cs="Aptos"/>
        </w:rPr>
        <w:t>a compelling opportunity for aging therapeutics.</w:t>
      </w:r>
    </w:p>
    <w:p w14:paraId="33D61B40" w14:textId="5781EA0C" w:rsidR="008508B7" w:rsidRDefault="008508B7"/>
    <w:p w14:paraId="1C5DC837" w14:textId="156A636E" w:rsidR="008508B7" w:rsidRDefault="4E2B0426" w:rsidP="741C1D46">
      <w:pPr>
        <w:pStyle w:val="Heading3"/>
        <w:spacing w:before="281" w:after="281"/>
      </w:pPr>
      <w:r w:rsidRPr="741C1D46">
        <w:rPr>
          <w:rFonts w:ascii="Aptos" w:eastAsia="Aptos" w:hAnsi="Aptos" w:cs="Aptos"/>
          <w:b/>
          <w:bCs/>
        </w:rPr>
        <w:t>Central Hypothesis</w:t>
      </w:r>
    </w:p>
    <w:p w14:paraId="325832B2" w14:textId="0085CF84" w:rsidR="008508B7" w:rsidRDefault="4E2B0426" w:rsidP="741C1D46">
      <w:pPr>
        <w:spacing w:before="240" w:after="240"/>
      </w:pPr>
      <w:r w:rsidRPr="741C1D46">
        <w:rPr>
          <w:rFonts w:ascii="Aptos" w:eastAsia="Aptos" w:hAnsi="Aptos" w:cs="Aptos"/>
        </w:rPr>
        <w:t xml:space="preserve">We hypothesize that </w:t>
      </w:r>
      <w:r w:rsidRPr="741C1D46">
        <w:rPr>
          <w:rFonts w:ascii="Aptos" w:eastAsia="Aptos" w:hAnsi="Aptos" w:cs="Aptos"/>
          <w:b/>
          <w:bCs/>
        </w:rPr>
        <w:t>oral supplementation with EGT reduces the rate of epigenetic drift in healthy middle-aged adults</w:t>
      </w:r>
      <w:r w:rsidRPr="741C1D46">
        <w:rPr>
          <w:rFonts w:ascii="Aptos" w:eastAsia="Aptos" w:hAnsi="Aptos" w:cs="Aptos"/>
        </w:rPr>
        <w:t>, measurable via DNA methylation clocks over a 3-month period.</w:t>
      </w:r>
    </w:p>
    <w:p w14:paraId="345F593E" w14:textId="195E735B" w:rsidR="008508B7" w:rsidRDefault="008508B7"/>
    <w:p w14:paraId="389C9D63" w14:textId="30A5339C" w:rsidR="008508B7" w:rsidRDefault="35557F78" w:rsidP="741C1D46">
      <w:pPr>
        <w:pStyle w:val="Heading3"/>
        <w:spacing w:before="281" w:after="281"/>
      </w:pPr>
      <w:r w:rsidRPr="4E827CBE">
        <w:rPr>
          <w:rFonts w:ascii="Aptos" w:eastAsia="Aptos" w:hAnsi="Aptos" w:cs="Aptos"/>
          <w:b/>
          <w:bCs/>
        </w:rPr>
        <w:lastRenderedPageBreak/>
        <w:t>Aim 1. Evaluate the impact of EGT on biological aging using DNA methylation clocks in humans.</w:t>
      </w:r>
    </w:p>
    <w:p w14:paraId="4584052A" w14:textId="5F2EF8D4" w:rsidR="30346073" w:rsidRDefault="30346073" w:rsidP="4E827CBE">
      <w:pPr>
        <w:spacing w:before="240" w:after="240"/>
      </w:pPr>
      <w:r>
        <w:br/>
      </w:r>
      <w:r w:rsidRPr="4E827CBE">
        <w:rPr>
          <w:rFonts w:ascii="Aptos" w:eastAsia="Aptos" w:hAnsi="Aptos" w:cs="Aptos"/>
        </w:rPr>
        <w:t xml:space="preserve"> We will conduct a randomized, placebo-controlled pilot trial (N=20–30, 3 months) in healthy middle-aged adults. Peripheral blood will be collected at baseline and post-intervention for targeted </w:t>
      </w:r>
      <w:ins w:id="0" w:author="Andres Cardenas" w:date="2025-11-10T12:16:00Z" w16du:dateUtc="2025-11-10T20:16:00Z">
        <w:r w:rsidR="00426D57">
          <w:rPr>
            <w:rFonts w:ascii="Aptos" w:eastAsia="Aptos" w:hAnsi="Aptos" w:cs="Aptos"/>
          </w:rPr>
          <w:t xml:space="preserve">leukocyte DNA </w:t>
        </w:r>
      </w:ins>
      <w:r w:rsidRPr="4E827CBE">
        <w:rPr>
          <w:rFonts w:ascii="Aptos" w:eastAsia="Aptos" w:hAnsi="Aptos" w:cs="Aptos"/>
        </w:rPr>
        <w:t xml:space="preserve">methylation profiling (Horvath, </w:t>
      </w:r>
      <w:proofErr w:type="spellStart"/>
      <w:r w:rsidRPr="4E827CBE">
        <w:rPr>
          <w:rFonts w:ascii="Aptos" w:eastAsia="Aptos" w:hAnsi="Aptos" w:cs="Aptos"/>
        </w:rPr>
        <w:t>PhenoAge</w:t>
      </w:r>
      <w:proofErr w:type="spellEnd"/>
      <w:r w:rsidRPr="4E827CBE">
        <w:rPr>
          <w:rFonts w:ascii="Aptos" w:eastAsia="Aptos" w:hAnsi="Aptos" w:cs="Aptos"/>
        </w:rPr>
        <w:t xml:space="preserve">, </w:t>
      </w:r>
      <w:proofErr w:type="spellStart"/>
      <w:r w:rsidRPr="4E827CBE">
        <w:rPr>
          <w:rFonts w:ascii="Aptos" w:eastAsia="Aptos" w:hAnsi="Aptos" w:cs="Aptos"/>
        </w:rPr>
        <w:t>GrimAge</w:t>
      </w:r>
      <w:proofErr w:type="spellEnd"/>
      <w:ins w:id="1" w:author="Andres Cardenas" w:date="2025-11-10T12:16:00Z" w16du:dateUtc="2025-11-10T20:16:00Z">
        <w:r w:rsidR="00426D57">
          <w:rPr>
            <w:rFonts w:ascii="Aptos" w:eastAsia="Aptos" w:hAnsi="Aptos" w:cs="Aptos"/>
          </w:rPr>
          <w:t xml:space="preserve">, </w:t>
        </w:r>
        <w:proofErr w:type="spellStart"/>
        <w:r w:rsidR="00426D57" w:rsidRPr="00426D57">
          <w:rPr>
            <w:rFonts w:ascii="Aptos" w:eastAsia="Aptos" w:hAnsi="Aptos" w:cs="Aptos"/>
          </w:rPr>
          <w:t>DunedinPACE</w:t>
        </w:r>
      </w:ins>
      <w:proofErr w:type="spellEnd"/>
      <w:r w:rsidRPr="4E827CBE">
        <w:rPr>
          <w:rFonts w:ascii="Aptos" w:eastAsia="Aptos" w:hAnsi="Aptos" w:cs="Aptos"/>
        </w:rPr>
        <w:t xml:space="preserve">). The </w:t>
      </w:r>
      <w:r w:rsidRPr="4E827CBE">
        <w:rPr>
          <w:rFonts w:ascii="Aptos" w:eastAsia="Aptos" w:hAnsi="Aptos" w:cs="Aptos"/>
          <w:b/>
          <w:bCs/>
        </w:rPr>
        <w:t>primary mechanistic endpoint</w:t>
      </w:r>
      <w:r w:rsidRPr="4E827CBE">
        <w:rPr>
          <w:rFonts w:ascii="Aptos" w:eastAsia="Aptos" w:hAnsi="Aptos" w:cs="Aptos"/>
        </w:rPr>
        <w:t xml:space="preserve"> will be change in epigenetic age acceleration relative to placebo. Plasma EGT levels and OCTN1 </w:t>
      </w:r>
      <w:proofErr w:type="gramStart"/>
      <w:r w:rsidRPr="4E827CBE">
        <w:rPr>
          <w:rFonts w:ascii="Aptos" w:eastAsia="Aptos" w:hAnsi="Aptos" w:cs="Aptos"/>
        </w:rPr>
        <w:t>genotype</w:t>
      </w:r>
      <w:proofErr w:type="gramEnd"/>
      <w:r w:rsidRPr="4E827CBE">
        <w:rPr>
          <w:rFonts w:ascii="Aptos" w:eastAsia="Aptos" w:hAnsi="Aptos" w:cs="Aptos"/>
        </w:rPr>
        <w:t xml:space="preserve"> will be assessed as pharmacodynamic anchors.</w:t>
      </w:r>
    </w:p>
    <w:p w14:paraId="5E423FF0" w14:textId="38D95AE2" w:rsidR="30346073" w:rsidRDefault="30346073" w:rsidP="4E827CBE">
      <w:pPr>
        <w:spacing w:before="240" w:after="240"/>
      </w:pPr>
      <w:r w:rsidRPr="4E827CBE">
        <w:rPr>
          <w:rStyle w:val="Heading3Char"/>
          <w:b/>
          <w:bCs/>
        </w:rPr>
        <w:t xml:space="preserve">Aim 2. Assess EGT’s impact on complementary </w:t>
      </w:r>
      <w:proofErr w:type="spellStart"/>
      <w:r w:rsidRPr="4E827CBE">
        <w:rPr>
          <w:rStyle w:val="Heading3Char"/>
          <w:b/>
          <w:bCs/>
        </w:rPr>
        <w:t>geroscience</w:t>
      </w:r>
      <w:proofErr w:type="spellEnd"/>
      <w:r w:rsidRPr="4E827CBE">
        <w:rPr>
          <w:rStyle w:val="Heading3Char"/>
          <w:b/>
          <w:bCs/>
        </w:rPr>
        <w:t xml:space="preserve"> biomarkers</w:t>
      </w:r>
      <w:r w:rsidRPr="4E827CBE">
        <w:rPr>
          <w:rFonts w:ascii="Aptos" w:eastAsia="Aptos" w:hAnsi="Aptos" w:cs="Aptos"/>
        </w:rPr>
        <w:t xml:space="preserve"> </w:t>
      </w:r>
    </w:p>
    <w:p w14:paraId="047A2AD5" w14:textId="23065B14" w:rsidR="30346073" w:rsidRDefault="30346073" w:rsidP="4E827CBE">
      <w:pPr>
        <w:spacing w:before="240" w:after="240"/>
      </w:pPr>
      <w:r w:rsidRPr="4E827CBE">
        <w:rPr>
          <w:rFonts w:ascii="Aptos" w:eastAsia="Aptos" w:hAnsi="Aptos" w:cs="Aptos"/>
        </w:rPr>
        <w:t xml:space="preserve">We will measure circulating markers of oxidative stress (8-OHdG, GSH/GSSG), inflammation (IL-6, CRP, TNF-α), and SIRT6 expression/activity. These serve as a </w:t>
      </w:r>
      <w:r w:rsidRPr="4E827CBE">
        <w:rPr>
          <w:rFonts w:ascii="Aptos" w:eastAsia="Aptos" w:hAnsi="Aptos" w:cs="Aptos"/>
          <w:b/>
          <w:bCs/>
        </w:rPr>
        <w:t>“speedometer panel”</w:t>
      </w:r>
      <w:r w:rsidRPr="4E827CBE">
        <w:rPr>
          <w:rFonts w:ascii="Aptos" w:eastAsia="Aptos" w:hAnsi="Aptos" w:cs="Aptos"/>
        </w:rPr>
        <w:t xml:space="preserve"> of mechanistic engagement and provide multidimensional evidence beyond clocks alone.</w:t>
      </w:r>
    </w:p>
    <w:p w14:paraId="03FB8383" w14:textId="75B52640" w:rsidR="30346073" w:rsidRDefault="30346073" w:rsidP="4E827CBE">
      <w:pPr>
        <w:pStyle w:val="Heading3"/>
        <w:rPr>
          <w:b/>
          <w:bCs/>
        </w:rPr>
      </w:pPr>
      <w:r w:rsidRPr="4E827CBE">
        <w:rPr>
          <w:b/>
          <w:bCs/>
        </w:rPr>
        <w:t>Aim 3. Establish feasibility, safety, and exploratory functional outcomes</w:t>
      </w:r>
    </w:p>
    <w:p w14:paraId="5FC6093B" w14:textId="6ED3C8C8" w:rsidR="30346073" w:rsidRDefault="30346073" w:rsidP="4E827CBE">
      <w:pPr>
        <w:spacing w:before="240" w:after="240"/>
        <w:rPr>
          <w:rFonts w:ascii="Aptos" w:eastAsia="Aptos" w:hAnsi="Aptos" w:cs="Aptos"/>
        </w:rPr>
      </w:pPr>
      <w:r w:rsidRPr="4E827CBE">
        <w:rPr>
          <w:rFonts w:ascii="Aptos" w:eastAsia="Aptos" w:hAnsi="Aptos" w:cs="Aptos"/>
        </w:rPr>
        <w:t>We will evaluate adherence (pill counts, plasma EGT), safety (laboratory panels, adverse events), and exploratory functional endpoints including grip strength and the SF-36 quality-of-life survey. This ensures translational relevance and feasibility metrics for powering future NIH-scale trials.</w:t>
      </w:r>
      <w:r w:rsidR="45E71B62" w:rsidRPr="4E827CBE">
        <w:rPr>
          <w:rFonts w:ascii="Aptos" w:eastAsia="Aptos" w:hAnsi="Aptos" w:cs="Aptos"/>
        </w:rPr>
        <w:t xml:space="preserve"> </w:t>
      </w:r>
      <w:r w:rsidR="45E71B62" w:rsidRPr="4E827CBE">
        <w:rPr>
          <w:rFonts w:ascii="Aptos" w:eastAsia="Aptos" w:hAnsi="Aptos" w:cs="Aptos"/>
          <w:i/>
          <w:iCs/>
        </w:rPr>
        <w:t>If Michael Snyder could be included, he may have a sophisticated mechanism to study this, which would be a very nice set of datapoints to gather, althoug</w:t>
      </w:r>
      <w:r w:rsidR="5E95D7C2" w:rsidRPr="4E827CBE">
        <w:rPr>
          <w:rFonts w:ascii="Aptos" w:eastAsia="Aptos" w:hAnsi="Aptos" w:cs="Aptos"/>
          <w:i/>
          <w:iCs/>
        </w:rPr>
        <w:t>h, a simple smart dispenser would be enough and cheap</w:t>
      </w:r>
      <w:r w:rsidR="45E71B62" w:rsidRPr="4E827CBE">
        <w:rPr>
          <w:rFonts w:ascii="Aptos" w:eastAsia="Aptos" w:hAnsi="Aptos" w:cs="Aptos"/>
        </w:rPr>
        <w:t xml:space="preserve">. </w:t>
      </w:r>
    </w:p>
    <w:p w14:paraId="32822277" w14:textId="40653E6A" w:rsidR="4E827CBE" w:rsidRDefault="4E827CBE" w:rsidP="4E827CBE">
      <w:pPr>
        <w:spacing w:before="240" w:after="240"/>
        <w:rPr>
          <w:rFonts w:ascii="Aptos" w:eastAsia="Aptos" w:hAnsi="Aptos" w:cs="Aptos"/>
        </w:rPr>
      </w:pPr>
    </w:p>
    <w:p w14:paraId="0218CBD6" w14:textId="56F9124C" w:rsidR="008508B7" w:rsidRDefault="008508B7"/>
    <w:p w14:paraId="3A9A4ED5" w14:textId="3811FCAB" w:rsidR="008508B7" w:rsidRDefault="4E2B0426" w:rsidP="741C1D46">
      <w:pPr>
        <w:pStyle w:val="Heading3"/>
        <w:spacing w:before="281" w:after="281"/>
      </w:pPr>
      <w:r w:rsidRPr="741C1D46">
        <w:rPr>
          <w:rFonts w:ascii="Aptos" w:eastAsia="Aptos" w:hAnsi="Aptos" w:cs="Aptos"/>
          <w:b/>
          <w:bCs/>
        </w:rPr>
        <w:t>Innovation &amp; Significance</w:t>
      </w:r>
    </w:p>
    <w:p w14:paraId="6F39E9C2" w14:textId="2893C04C" w:rsidR="008508B7" w:rsidRDefault="4E2B0426" w:rsidP="741C1D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1C1D46">
        <w:rPr>
          <w:rFonts w:ascii="Aptos" w:eastAsia="Aptos" w:hAnsi="Aptos" w:cs="Aptos"/>
          <w:b/>
          <w:bCs/>
        </w:rPr>
        <w:t>Novel Mechanism:</w:t>
      </w:r>
      <w:r w:rsidRPr="741C1D46">
        <w:rPr>
          <w:rFonts w:ascii="Aptos" w:eastAsia="Aptos" w:hAnsi="Aptos" w:cs="Aptos"/>
        </w:rPr>
        <w:t xml:space="preserve"> This is the first study to test </w:t>
      </w:r>
      <w:r w:rsidRPr="741C1D46">
        <w:rPr>
          <w:rFonts w:ascii="Aptos" w:eastAsia="Aptos" w:hAnsi="Aptos" w:cs="Aptos"/>
          <w:i/>
          <w:iCs/>
        </w:rPr>
        <w:t>epigenetic aging modulation</w:t>
      </w:r>
      <w:r w:rsidRPr="741C1D46">
        <w:rPr>
          <w:rFonts w:ascii="Aptos" w:eastAsia="Aptos" w:hAnsi="Aptos" w:cs="Aptos"/>
        </w:rPr>
        <w:t xml:space="preserve"> by EGT in humans.</w:t>
      </w:r>
    </w:p>
    <w:p w14:paraId="052AE965" w14:textId="2F2CD6C6" w:rsidR="008508B7" w:rsidRDefault="4E2B0426" w:rsidP="741C1D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1C1D46">
        <w:rPr>
          <w:rFonts w:ascii="Aptos" w:eastAsia="Aptos" w:hAnsi="Aptos" w:cs="Aptos"/>
          <w:b/>
          <w:bCs/>
        </w:rPr>
        <w:t>High Translational Potential:</w:t>
      </w:r>
      <w:r w:rsidRPr="741C1D46">
        <w:rPr>
          <w:rFonts w:ascii="Aptos" w:eastAsia="Aptos" w:hAnsi="Aptos" w:cs="Aptos"/>
        </w:rPr>
        <w:t xml:space="preserve"> EGT is available as a dietary supplement and can rapidly enter broader clinical trials.</w:t>
      </w:r>
    </w:p>
    <w:p w14:paraId="6CCC8FA3" w14:textId="4F3F8B63" w:rsidR="008508B7" w:rsidRDefault="4E2B0426" w:rsidP="741C1D46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41C1D46">
        <w:rPr>
          <w:rFonts w:ascii="Aptos" w:eastAsia="Aptos" w:hAnsi="Aptos" w:cs="Aptos"/>
          <w:b/>
          <w:bCs/>
        </w:rPr>
        <w:t>Feasibility:</w:t>
      </w:r>
      <w:r w:rsidRPr="741C1D46">
        <w:rPr>
          <w:rFonts w:ascii="Aptos" w:eastAsia="Aptos" w:hAnsi="Aptos" w:cs="Aptos"/>
        </w:rPr>
        <w:t xml:space="preserve"> The study leverages sensitive methylation clocks, requires minimal infrastructure, and is executable within seed-level funding.</w:t>
      </w:r>
    </w:p>
    <w:p w14:paraId="02ADC9B9" w14:textId="35A0CCF0" w:rsidR="008508B7" w:rsidRDefault="008508B7"/>
    <w:p w14:paraId="5983525A" w14:textId="7E317687" w:rsidR="008508B7" w:rsidRDefault="4E2B0426" w:rsidP="741C1D46">
      <w:pPr>
        <w:pStyle w:val="Heading3"/>
        <w:spacing w:before="281" w:after="281"/>
      </w:pPr>
      <w:r w:rsidRPr="741C1D46">
        <w:rPr>
          <w:rFonts w:ascii="Aptos" w:eastAsia="Aptos" w:hAnsi="Aptos" w:cs="Aptos"/>
          <w:b/>
          <w:bCs/>
        </w:rPr>
        <w:t>Impact</w:t>
      </w:r>
    </w:p>
    <w:p w14:paraId="5AF9615F" w14:textId="56A07ACA" w:rsidR="008508B7" w:rsidRDefault="35557F78" w:rsidP="741C1D46">
      <w:pPr>
        <w:spacing w:before="240" w:after="240"/>
      </w:pPr>
      <w:r w:rsidRPr="4E827CBE">
        <w:rPr>
          <w:rFonts w:ascii="Aptos" w:eastAsia="Aptos" w:hAnsi="Aptos" w:cs="Aptos"/>
        </w:rPr>
        <w:t xml:space="preserve">This pilot study directly addresses the high-risk, high-reward mandate of the Rosenkranz Seed Grant by testing a </w:t>
      </w:r>
      <w:r w:rsidRPr="4E827CBE">
        <w:rPr>
          <w:rFonts w:ascii="Aptos" w:eastAsia="Aptos" w:hAnsi="Aptos" w:cs="Aptos"/>
          <w:i/>
          <w:iCs/>
        </w:rPr>
        <w:t>safe, inexpensive, and understudied small molecule</w:t>
      </w:r>
      <w:r w:rsidRPr="4E827CBE">
        <w:rPr>
          <w:rFonts w:ascii="Aptos" w:eastAsia="Aptos" w:hAnsi="Aptos" w:cs="Aptos"/>
        </w:rPr>
        <w:t xml:space="preserve"> in the most clinically relevant model—humans. Positive findings would lay the groundwork for a new class of longevity interventions and justify expanded NIH funding.</w:t>
      </w:r>
    </w:p>
    <w:p w14:paraId="28F64003" w14:textId="6004974F" w:rsidR="6756D3F9" w:rsidRDefault="6756D3F9" w:rsidP="4E827CBE">
      <w:pPr>
        <w:pStyle w:val="Heading3"/>
        <w:rPr>
          <w:rFonts w:ascii="Aptos" w:eastAsia="Aptos" w:hAnsi="Aptos" w:cs="Aptos"/>
          <w:b/>
          <w:bCs/>
          <w:sz w:val="24"/>
          <w:szCs w:val="24"/>
        </w:rPr>
      </w:pPr>
      <w:r w:rsidRPr="4E827CBE">
        <w:rPr>
          <w:b/>
          <w:bCs/>
        </w:rPr>
        <w:t>Does this project challenge a prevailing assumption?</w:t>
      </w:r>
    </w:p>
    <w:p w14:paraId="56215FCC" w14:textId="4CB774AA" w:rsidR="6756D3F9" w:rsidRDefault="2F326545" w:rsidP="4E827CBE">
      <w:pPr>
        <w:spacing w:before="240" w:after="240"/>
      </w:pPr>
      <w:r w:rsidRPr="36E639A7">
        <w:rPr>
          <w:rFonts w:ascii="Aptos" w:eastAsia="Aptos" w:hAnsi="Aptos" w:cs="Aptos"/>
        </w:rPr>
        <w:t xml:space="preserve">This project challenges the prevailing assumption that safe, naturally occurring dietary compounds cannot modulate core hallmarks of aging in healthy humans within clinically practical timeframes. While vitamin D and NMN have offered intriguing signals, their effects remain inconsistent. By focusing on ergothioneine—a compound with unique mitochondrial transport and mechanistic ties to SIRT6—we directly test whether epigenetic drift, a hallmark long thought to be intractable to dietary intervention, can be slowed measurably in just three months. A positive signal would reframe the potential of nutraceuticals in </w:t>
      </w:r>
      <w:proofErr w:type="spellStart"/>
      <w:r w:rsidRPr="36E639A7">
        <w:rPr>
          <w:rFonts w:ascii="Aptos" w:eastAsia="Aptos" w:hAnsi="Aptos" w:cs="Aptos"/>
        </w:rPr>
        <w:t>geroscience</w:t>
      </w:r>
      <w:proofErr w:type="spellEnd"/>
      <w:r w:rsidRPr="36E639A7">
        <w:rPr>
          <w:rFonts w:ascii="Aptos" w:eastAsia="Aptos" w:hAnsi="Aptos" w:cs="Aptos"/>
        </w:rPr>
        <w:t xml:space="preserve"> and catalyze a new class of translational trials.</w:t>
      </w:r>
    </w:p>
    <w:sectPr w:rsidR="6756D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9F54"/>
    <w:multiLevelType w:val="hybridMultilevel"/>
    <w:tmpl w:val="1C72B08E"/>
    <w:lvl w:ilvl="0" w:tplc="D862B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63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09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69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C4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E4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24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E9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A8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6BABF"/>
    <w:multiLevelType w:val="hybridMultilevel"/>
    <w:tmpl w:val="346EAD2E"/>
    <w:lvl w:ilvl="0" w:tplc="3EC0C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27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80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EE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4B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E2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8E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81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40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405A4"/>
    <w:multiLevelType w:val="hybridMultilevel"/>
    <w:tmpl w:val="B0DA2A9E"/>
    <w:lvl w:ilvl="0" w:tplc="7A50B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24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B2D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25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CE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85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A8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4E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043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45893">
    <w:abstractNumId w:val="0"/>
  </w:num>
  <w:num w:numId="2" w16cid:durableId="486896622">
    <w:abstractNumId w:val="1"/>
  </w:num>
  <w:num w:numId="3" w16cid:durableId="10199407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s Cardenas">
    <w15:presenceInfo w15:providerId="Windows Live" w15:userId="6bc95a2eee0d3a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B023E0"/>
    <w:rsid w:val="00426D57"/>
    <w:rsid w:val="008508B7"/>
    <w:rsid w:val="00944FFE"/>
    <w:rsid w:val="0258B6E9"/>
    <w:rsid w:val="054CF61A"/>
    <w:rsid w:val="089E77B5"/>
    <w:rsid w:val="0949CAAA"/>
    <w:rsid w:val="0964215D"/>
    <w:rsid w:val="09D7DB89"/>
    <w:rsid w:val="09ECF0E1"/>
    <w:rsid w:val="0D088726"/>
    <w:rsid w:val="0DE391AE"/>
    <w:rsid w:val="0EA231CE"/>
    <w:rsid w:val="0FEEB3C1"/>
    <w:rsid w:val="101144EB"/>
    <w:rsid w:val="14C5195B"/>
    <w:rsid w:val="178A2CB4"/>
    <w:rsid w:val="1BD16C52"/>
    <w:rsid w:val="1DB7C879"/>
    <w:rsid w:val="1EE6A573"/>
    <w:rsid w:val="24B5E599"/>
    <w:rsid w:val="2CBC20CF"/>
    <w:rsid w:val="2D6921C1"/>
    <w:rsid w:val="2F326545"/>
    <w:rsid w:val="2FA61C57"/>
    <w:rsid w:val="2FB23083"/>
    <w:rsid w:val="30346073"/>
    <w:rsid w:val="311F07D8"/>
    <w:rsid w:val="31A8AE19"/>
    <w:rsid w:val="3339C69D"/>
    <w:rsid w:val="333B3A84"/>
    <w:rsid w:val="35557F78"/>
    <w:rsid w:val="36E639A7"/>
    <w:rsid w:val="39B023E0"/>
    <w:rsid w:val="3B20201D"/>
    <w:rsid w:val="3C35341B"/>
    <w:rsid w:val="3CD6DB55"/>
    <w:rsid w:val="3D929E9E"/>
    <w:rsid w:val="3DAD7874"/>
    <w:rsid w:val="3E0ABEA9"/>
    <w:rsid w:val="428CA5B7"/>
    <w:rsid w:val="444366E7"/>
    <w:rsid w:val="45CA3623"/>
    <w:rsid w:val="45E71B62"/>
    <w:rsid w:val="468CD809"/>
    <w:rsid w:val="495F82E9"/>
    <w:rsid w:val="4966BAAE"/>
    <w:rsid w:val="49B76E74"/>
    <w:rsid w:val="4A186CB9"/>
    <w:rsid w:val="4AF65206"/>
    <w:rsid w:val="4B720F3F"/>
    <w:rsid w:val="4E169EE6"/>
    <w:rsid w:val="4E2B0426"/>
    <w:rsid w:val="4E827CBE"/>
    <w:rsid w:val="561647D7"/>
    <w:rsid w:val="5A998996"/>
    <w:rsid w:val="5AD9CE94"/>
    <w:rsid w:val="5B6A7BF2"/>
    <w:rsid w:val="5C527DBE"/>
    <w:rsid w:val="5E95D7C2"/>
    <w:rsid w:val="60A4BA78"/>
    <w:rsid w:val="60BC5328"/>
    <w:rsid w:val="623B5385"/>
    <w:rsid w:val="6484A7D2"/>
    <w:rsid w:val="66D8D17E"/>
    <w:rsid w:val="66E2285F"/>
    <w:rsid w:val="6756D3F9"/>
    <w:rsid w:val="6F3E0E99"/>
    <w:rsid w:val="71809CF5"/>
    <w:rsid w:val="737AC21F"/>
    <w:rsid w:val="740837CE"/>
    <w:rsid w:val="741C1D46"/>
    <w:rsid w:val="745407D2"/>
    <w:rsid w:val="75772B0C"/>
    <w:rsid w:val="7A2F1214"/>
    <w:rsid w:val="7B1E6A80"/>
    <w:rsid w:val="7D3BE0A1"/>
    <w:rsid w:val="7EC48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23E0"/>
  <w15:chartTrackingRefBased/>
  <w15:docId w15:val="{5381B071-9436-49CA-9193-7561BA00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41C1D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E827CBE"/>
    <w:rPr>
      <w:color w:val="467886"/>
      <w:u w:val="single"/>
    </w:rPr>
  </w:style>
  <w:style w:type="paragraph" w:styleId="Revision">
    <w:name w:val="Revision"/>
    <w:hidden/>
    <w:uiPriority w:val="99"/>
    <w:semiHidden/>
    <w:rsid w:val="00426D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Joseph Barrow</dc:creator>
  <cp:keywords/>
  <dc:description/>
  <cp:lastModifiedBy>Andres Cardenas</cp:lastModifiedBy>
  <cp:revision>2</cp:revision>
  <dcterms:created xsi:type="dcterms:W3CDTF">2025-09-12T22:24:00Z</dcterms:created>
  <dcterms:modified xsi:type="dcterms:W3CDTF">2025-11-10T20:16:00Z</dcterms:modified>
</cp:coreProperties>
</file>